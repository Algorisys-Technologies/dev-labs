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t42i3mvgo3q" w:id="0"/>
      <w:bookmarkEnd w:id="0"/>
      <w:r w:rsidDel="00000000" w:rsidR="00000000" w:rsidRPr="00000000">
        <w:rPr>
          <w:rtl w:val="0"/>
        </w:rPr>
        <w:t xml:space="preserve">Steps of implementation: Document Summary Generation</w:t>
      </w:r>
    </w:p>
    <w:p w:rsidR="00000000" w:rsidDel="00000000" w:rsidP="00000000" w:rsidRDefault="00000000" w:rsidRPr="00000000" w14:paraId="00000002">
      <w:pPr>
        <w:pStyle w:val="Heading1"/>
        <w:jc w:val="both"/>
        <w:rPr/>
      </w:pPr>
      <w:bookmarkStart w:colFirst="0" w:colLast="0" w:name="_lvjx4dci3g29" w:id="1"/>
      <w:bookmarkEnd w:id="1"/>
      <w:r w:rsidDel="00000000" w:rsidR="00000000" w:rsidRPr="00000000">
        <w:rPr>
          <w:rtl w:val="0"/>
        </w:rPr>
        <w:t xml:space="preserve">Objective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primary objective is to develop a robust document summary generation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will process diverse financial reports from various companies, specifically extracting and structuring data from their financial tables.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functionality will involve users uploading PDF documents containing these financial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upload, the system will </w:t>
      </w:r>
      <w:ins w:author="Radhika Pillai" w:id="0" w:date="2025-11-04T06:58:15Z">
        <w:r w:rsidDel="00000000" w:rsidR="00000000" w:rsidRPr="00000000">
          <w:rPr>
            <w:rtl w:val="0"/>
            <w:rPrChange w:author="Radhika Pillai" w:id="1" w:date="2025-11-04T06:58:15Z">
              <w:rPr>
                <w:rFonts w:ascii="Arial" w:cs="Arial" w:eastAsia="Arial" w:hAnsi="Arial"/>
                <w:b w:val="0"/>
                <w:bCs w:val="0"/>
                <w:i w:val="0"/>
                <w:iCs w:val="0"/>
                <w:smallCaps w:val="0"/>
                <w:strike w:val="0"/>
                <w:color w:val="000000"/>
                <w:sz w:val="22"/>
                <w:szCs w:val="22"/>
                <w:u w:val="none"/>
                <w:shd w:fill="auto" w:val="clear"/>
                <w:vertAlign w:val="baseline"/>
              </w:rPr>
            </w:rPrChange>
          </w:rPr>
          <w:t xml:space="preserve">analyse</w:t>
        </w:r>
      </w:ins>
      <w:del w:author="Radhika Pillai" w:id="0" w:date="2025-11-04T06:58:15Z">
        <w:r w:rsidDel="00000000" w:rsidR="00000000" w:rsidRPr="00000000">
          <w:rPr>
            <w:rtl w:val="0"/>
            <w:rPrChange w:author="Radhika Pillai" w:id="1" w:date="2025-11-04T06:58:1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analyze</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reports to identify and extract financial </w:t>
      </w:r>
      <w:r w:rsidDel="00000000" w:rsidR="00000000" w:rsidRPr="00000000">
        <w:rPr>
          <w:rtl w:val="0"/>
        </w:rPr>
        <w:t xml:space="preserve">tables and related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Subsequently, it will</w:t>
      </w:r>
      <w:r w:rsidDel="00000000" w:rsidR="00000000" w:rsidRPr="00000000">
        <w:rPr>
          <w:rtl w:val="0"/>
        </w:rPr>
        <w:t xml:space="preserve"> store the textual and tabular data. A user will query using the CSV/Excel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consolidates user-defined essential financial report sections</w:t>
      </w:r>
      <w:r w:rsidDel="00000000" w:rsidR="00000000" w:rsidRPr="00000000">
        <w:rPr>
          <w:rtl w:val="0"/>
        </w:rPr>
        <w:t xml:space="preserve">. The system will generate the CSV/Excel file of those sections with quarter-wise numbers.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significantly reduce manual data extraction efforts and enhance efficiency in financial reporting and analysis.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i0cbqfix22tf" w:id="2"/>
      <w:bookmarkEnd w:id="2"/>
      <w:r w:rsidDel="00000000" w:rsidR="00000000" w:rsidRPr="00000000">
        <w:rPr>
          <w:rtl w:val="0"/>
        </w:rPr>
        <w:t xml:space="preserve">Steps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Ingestion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phase involves the ingestion of documents into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will upload their financial documents exclusively in PDF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tl w:val="0"/>
        </w:rPr>
        <w:t xml:space="preserve">standardisation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compatibility and streamlines the subsequent processing steps.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designed to receive and prepare these PDF files for further analysis.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pPr>
      <w:r w:rsidDel="00000000" w:rsidR="00000000" w:rsidRPr="00000000">
        <w:rPr>
          <w:rtl w:val="0"/>
        </w:rPr>
        <w:t xml:space="preserve">Each Size of the PDF will be limited to a maximum of 10 MB and a maximum of 10 files at a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Extraction of Table and Text from the PDF</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crucial step focuses on meticulously extracting both textual and tabular data from the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uploaded PDFs. To achieve this, the system leverages </w:t>
      </w:r>
      <w:ins w:author="Radhika Pillai" w:id="2" w:date="2025-11-04T07:01:35Z">
        <w:r w:rsidDel="00000000" w:rsidR="00000000" w:rsidRPr="00000000">
          <w:rPr>
            <w:rtl w:val="0"/>
            <w:rPrChange w:author="Radhika Pillai" w:id="3" w:date="2025-11-04T07:01:35Z">
              <w:rPr>
                <w:rFonts w:ascii="Arial" w:cs="Arial" w:eastAsia="Arial" w:hAnsi="Arial"/>
                <w:b w:val="0"/>
                <w:bCs w:val="0"/>
                <w:i w:val="0"/>
                <w:iCs w:val="0"/>
                <w:smallCaps w:val="0"/>
                <w:strike w:val="0"/>
                <w:color w:val="000000"/>
                <w:sz w:val="22"/>
                <w:szCs w:val="22"/>
                <w:u w:val="none"/>
                <w:shd w:fill="auto" w:val="clear"/>
                <w:vertAlign w:val="baseline"/>
              </w:rPr>
            </w:rPrChange>
          </w:rPr>
          <w:t xml:space="preserve">specialised</w:t>
        </w:r>
      </w:ins>
      <w:del w:author="Radhika Pillai" w:id="2" w:date="2025-11-04T07:01:35Z">
        <w:r w:rsidDel="00000000" w:rsidR="00000000" w:rsidRPr="00000000">
          <w:rPr>
            <w:rtl w:val="0"/>
            <w:rPrChange w:author="Radhika Pillai" w:id="3" w:date="2025-11-04T07:01:35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specialized</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libraries: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Camelot and PDFPlumber: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libraries are employed for the robust extraction of textual data from the PDF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capabilities allow for the accurate parsing of diverse text layouts and structures within financial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extracted, this textual information is stored, forming a foundational context for the Language Model (LLM).</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Detection and Data Extraction with 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equipped to detect tables within the PDF pages.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extraction of data from these detected tables, it </w:t>
      </w:r>
      <w:ins w:author="Radhika Pillai" w:id="4" w:date="2025-11-04T07:04:08Z">
        <w:r w:rsidDel="00000000" w:rsidR="00000000" w:rsidRPr="00000000">
          <w:rPr>
            <w:rtl w:val="0"/>
            <w:rPrChange w:author="Radhika Pillai" w:id="5" w:date="2025-11-04T07:04:08Z">
              <w:rPr>
                <w:rFonts w:ascii="Arial" w:cs="Arial" w:eastAsia="Arial" w:hAnsi="Arial"/>
                <w:b w:val="0"/>
                <w:bCs w:val="0"/>
                <w:i w:val="0"/>
                <w:iCs w:val="0"/>
                <w:smallCaps w:val="0"/>
                <w:strike w:val="0"/>
                <w:color w:val="000000"/>
                <w:sz w:val="22"/>
                <w:szCs w:val="22"/>
                <w:u w:val="none"/>
                <w:shd w:fill="auto" w:val="clear"/>
                <w:vertAlign w:val="baseline"/>
              </w:rPr>
            </w:rPrChange>
          </w:rPr>
          <w:t xml:space="preserve">utilises</w:t>
        </w:r>
      </w:ins>
      <w:del w:author="Radhika Pillai" w:id="4" w:date="2025-11-04T07:04:08Z">
        <w:r w:rsidDel="00000000" w:rsidR="00000000" w:rsidRPr="00000000">
          <w:rPr>
            <w:rtl w:val="0"/>
            <w:rPrChange w:author="Radhika Pillai" w:id="5" w:date="2025-11-04T07:04:0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utilizes</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advanced LLM model, such as one based on OpenAI's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LLM is not only used for Optical Character Recognition (OCR) to convert images of text within tables into </w:t>
      </w:r>
      <w:ins w:author="Radhika Pillai" w:id="6" w:date="2025-11-04T07:04:10Z">
        <w:r w:rsidDel="00000000" w:rsidR="00000000" w:rsidRPr="00000000">
          <w:rPr>
            <w:rtl w:val="0"/>
            <w:rPrChange w:author="Radhika Pillai" w:id="7" w:date="2025-11-04T07:04:10Z">
              <w:rPr>
                <w:rFonts w:ascii="Arial" w:cs="Arial" w:eastAsia="Arial" w:hAnsi="Arial"/>
                <w:b w:val="0"/>
                <w:bCs w:val="0"/>
                <w:i w:val="0"/>
                <w:iCs w:val="0"/>
                <w:smallCaps w:val="0"/>
                <w:strike w:val="0"/>
                <w:color w:val="000000"/>
                <w:sz w:val="22"/>
                <w:szCs w:val="22"/>
                <w:u w:val="none"/>
                <w:shd w:fill="auto" w:val="clear"/>
                <w:vertAlign w:val="baseline"/>
              </w:rPr>
            </w:rPrChange>
          </w:rPr>
          <w:t xml:space="preserve">a </w:t>
        </w:r>
      </w:i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machine-readable format</w:t>
      </w:r>
      <w:ins w:author="Radhika Pillai" w:id="8" w:date="2025-11-04T07:04:12Z">
        <w:r w:rsidDel="00000000" w:rsidR="00000000" w:rsidRPr="00000000">
          <w:rPr>
            <w:rtl w:val="0"/>
            <w:rPrChange w:author="Radhika Pillai" w:id="9" w:date="2025-11-04T07:04:12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also plays a critical role in the correction and refinement of tabular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the accuracy and integrity of the extracted financial figures.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Storage for 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the extracted textual data and the refined tabular data are then stored as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context is vital for the LLM model in subsequent steps, providing it with all </w:t>
      </w:r>
      <w:ins w:author="Radhika Pillai" w:id="10" w:date="2025-11-04T07:04:15Z">
        <w:r w:rsidDel="00000000" w:rsidR="00000000" w:rsidRPr="00000000">
          <w:rPr>
            <w:rtl w:val="0"/>
            <w:rPrChange w:author="Radhika Pillai" w:id="11" w:date="2025-11-04T07:04:15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w:t>
        </w:r>
      </w:i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necessary information to understand and process the user's queries effectively.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User Query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phase, the user actively interacts with the system to specify their data requirements: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CSV/Excel File for Financial Report Sections: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will provide a CSV or Excel file that precisely outlines the financial report sections for which they desire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for targeted data retrieval, ensuring the system focuses on the specific information relevant to the user's analytical needs.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 Parsed Data and CSV Output Generation (RAG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then </w:t>
      </w:r>
      <w:ins w:author="Radhika Pillai" w:id="12" w:date="2025-11-04T07:04:49Z">
        <w:r w:rsidDel="00000000" w:rsidR="00000000" w:rsidRPr="00000000">
          <w:rPr>
            <w:rtl w:val="0"/>
            <w:rPrChange w:author="Radhika Pillai" w:id="13" w:date="2025-11-04T07:04:49Z">
              <w:rPr>
                <w:rFonts w:ascii="Arial" w:cs="Arial" w:eastAsia="Arial" w:hAnsi="Arial"/>
                <w:b w:val="0"/>
                <w:bCs w:val="0"/>
                <w:i w:val="0"/>
                <w:iCs w:val="0"/>
                <w:smallCaps w:val="0"/>
                <w:strike w:val="0"/>
                <w:color w:val="000000"/>
                <w:sz w:val="22"/>
                <w:szCs w:val="22"/>
                <w:u w:val="none"/>
                <w:shd w:fill="auto" w:val="clear"/>
                <w:vertAlign w:val="baseline"/>
              </w:rPr>
            </w:rPrChange>
          </w:rPr>
          <w:t xml:space="preserve">utilises</w:t>
        </w:r>
      </w:ins>
      <w:del w:author="Radhika Pillai" w:id="12" w:date="2025-11-04T07:04:49Z">
        <w:r w:rsidDel="00000000" w:rsidR="00000000" w:rsidRPr="00000000">
          <w:rPr>
            <w:rtl w:val="0"/>
            <w:rPrChange w:author="Radhika Pillai" w:id="13" w:date="2025-11-04T07:04: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utilizes</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previously parsed PDF data to generate a CSV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powered by a Retrieval-Augmented Generation (RAG)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processed PDF data is </w:t>
      </w:r>
      <w:ins w:author="Radhika Pillai" w:id="14" w:date="2025-11-04T07:04:46Z">
        <w:r w:rsidDel="00000000" w:rsidR="00000000" w:rsidRPr="00000000">
          <w:rPr>
            <w:rtl w:val="0"/>
            <w:rPrChange w:author="Radhika Pillai" w:id="15" w:date="2025-11-04T07:04:46Z">
              <w:rPr>
                <w:rFonts w:ascii="Arial" w:cs="Arial" w:eastAsia="Arial" w:hAnsi="Arial"/>
                <w:b w:val="0"/>
                <w:bCs w:val="0"/>
                <w:i w:val="0"/>
                <w:iCs w:val="0"/>
                <w:smallCaps w:val="0"/>
                <w:strike w:val="0"/>
                <w:color w:val="000000"/>
                <w:sz w:val="22"/>
                <w:szCs w:val="22"/>
                <w:u w:val="none"/>
                <w:shd w:fill="auto" w:val="clear"/>
                <w:vertAlign w:val="baseline"/>
              </w:rPr>
            </w:rPrChange>
          </w:rPr>
          <w:t xml:space="preserve">vectorised</w:t>
        </w:r>
      </w:ins>
      <w:del w:author="Radhika Pillai" w:id="14" w:date="2025-11-04T07:04:46Z">
        <w:r w:rsidDel="00000000" w:rsidR="00000000" w:rsidRPr="00000000">
          <w:rPr>
            <w:rtl w:val="0"/>
            <w:rPrChange w:author="Radhika Pillai" w:id="15" w:date="2025-11-04T07:04:46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vectorized</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 it's converted into numerical representations that capture its semantic meaning.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t>
      </w:r>
      <w:ins w:author="Radhika Pillai" w:id="16" w:date="2025-11-04T07:04:47Z">
        <w:r w:rsidDel="00000000" w:rsidR="00000000" w:rsidRPr="00000000">
          <w:rPr>
            <w:rtl w:val="0"/>
            <w:rPrChange w:author="Radhika Pillai" w:id="17" w:date="2025-11-04T07:04:47Z">
              <w:rPr>
                <w:rFonts w:ascii="Arial" w:cs="Arial" w:eastAsia="Arial" w:hAnsi="Arial"/>
                <w:b w:val="0"/>
                <w:bCs w:val="0"/>
                <w:i w:val="0"/>
                <w:iCs w:val="0"/>
                <w:smallCaps w:val="0"/>
                <w:strike w:val="0"/>
                <w:color w:val="000000"/>
                <w:sz w:val="22"/>
                <w:szCs w:val="22"/>
                <w:u w:val="none"/>
                <w:shd w:fill="auto" w:val="clear"/>
                <w:vertAlign w:val="baseline"/>
              </w:rPr>
            </w:rPrChange>
          </w:rPr>
          <w:t xml:space="preserve">vectorised</w:t>
        </w:r>
      </w:ins>
      <w:del w:author="Radhika Pillai" w:id="16" w:date="2025-11-04T07:04:47Z">
        <w:r w:rsidDel="00000000" w:rsidR="00000000" w:rsidRPr="00000000">
          <w:rPr>
            <w:rtl w:val="0"/>
            <w:rPrChange w:author="Radhika Pillai" w:id="17" w:date="2025-11-04T07:04:47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vectorized</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representations are stored within a vector database, which serves as a highly efficient retriever for the LLM. When a user query is received, the RAG model uses this vector database to retrieve the most relevant pieces of information from the stored PDF data, which then guides the LLM in generating accurate and contextually appropriate CSV output data.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Output Generation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step delivers the requested financial data to the user:</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Requested Financial Data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consolidates all the requested financial data, extracted and processed from the various PDF companies, and presents it to the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output is a comprehensive compilation of the specific financial information that the user initially specified, provided in</w:t>
      </w:r>
      <w:r w:rsidDel="00000000" w:rsidR="00000000" w:rsidRPr="00000000">
        <w:rPr>
          <w:rtl w:val="0"/>
        </w:rPr>
        <w:t xml:space="preserve"> excel/csv file format.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01D">
      <w:pPr>
        <w:pStyle w:val="Heading1"/>
        <w:widowControl w:val="0"/>
        <w:spacing w:after="240" w:before="240" w:lineRule="auto"/>
        <w:jc w:val="both"/>
        <w:rPr/>
      </w:pPr>
      <w:bookmarkStart w:colFirst="0" w:colLast="0" w:name="_ttupm9kbqc2i" w:id="3"/>
      <w:bookmarkEnd w:id="3"/>
      <w:r w:rsidDel="00000000" w:rsidR="00000000" w:rsidRPr="00000000">
        <w:rPr>
          <w:rtl w:val="0"/>
        </w:rPr>
        <w:t xml:space="preserve">Workflow Diagram: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jc w:val="both"/>
        <w:rPr>
          <w:vertAlign w:val="baseline"/>
        </w:rPr>
      </w:pPr>
      <w:bookmarkStart w:colFirst="0" w:colLast="0" w:name="_ns0vqy8xvgxw" w:id="4"/>
      <w:bookmarkEnd w:id="4"/>
      <w:r w:rsidDel="00000000" w:rsidR="00000000" w:rsidRPr="00000000">
        <w:rPr>
          <w:rtl w:val="0"/>
        </w:rPr>
        <w:t xml:space="preserve">Risks and Challenges: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financial documents, tables are presented as images and cannot be extracted using standard text extraction libraries; OCR libraries are required.</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OCR solutions, such as Paddle OCR, may not accurately detect all data, and the table structure can be lost.</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LLM-based approaches, data extracted via OCR may still contain inaccuracies in some instances.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extracting specific company and table field values, hallucination can occur, leading to the inclusion of data from other companies.</w: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gy3cna1k4b1m" w:id="5"/>
      <w:bookmarkEnd w:id="5"/>
      <w:r w:rsidDel="00000000" w:rsidR="00000000" w:rsidRPr="00000000">
        <w:rPr>
          <w:rtl w:val="0"/>
        </w:rPr>
        <w:t xml:space="preserve">Cost Calculation: </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Cost calculation for the LLM-based OCR extraction: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hf3kg67j6b6" w:id="6"/>
      <w:bookmarkEnd w:id="6"/>
      <w:r w:rsidDel="00000000" w:rsidR="00000000" w:rsidRPr="00000000">
        <w:rPr>
          <w:b w:val="1"/>
          <w:bCs w:val="1"/>
          <w:color w:val="000000"/>
          <w:sz w:val="26"/>
          <w:szCs w:val="26"/>
          <w:rtl w:val="0"/>
        </w:rPr>
        <w:t xml:space="preserve">Assumptions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Input tokens: </w:t>
      </w:r>
      <w:r w:rsidDel="00000000" w:rsidR="00000000" w:rsidRPr="00000000">
        <w:rPr>
          <w:b w:val="1"/>
          <w:bCs w:val="1"/>
          <w:rtl w:val="0"/>
        </w:rPr>
        <w:t xml:space="preserve">30,000 tokens</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Output tokens: </w:t>
      </w:r>
      <w:r w:rsidDel="00000000" w:rsidR="00000000" w:rsidRPr="00000000">
        <w:rPr>
          <w:b w:val="1"/>
          <w:bCs w:val="1"/>
          <w:rtl w:val="0"/>
        </w:rPr>
        <w:t xml:space="preserve">2,500 tokens</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Pricing for GPT-4o mini: ~$0.15 per 1 000 000 input tokens (i.e. $0.15 per 1 M) and ~$0.60 per 1 000 000 output tokens (i.e. $0.60 per 1 M</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We’ll calculate the cost for one single call with those token counts.</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c2bs253j4mx" w:id="7"/>
      <w:bookmarkEnd w:id="7"/>
      <w:r w:rsidDel="00000000" w:rsidR="00000000" w:rsidRPr="00000000">
        <w:rPr>
          <w:b w:val="1"/>
          <w:bCs w:val="1"/>
          <w:color w:val="000000"/>
          <w:sz w:val="26"/>
          <w:szCs w:val="26"/>
          <w:rtl w:val="0"/>
        </w:rPr>
        <w:t xml:space="preserve">Cost calculation</w:t>
      </w:r>
    </w:p>
    <w:p w:rsidR="00000000" w:rsidDel="00000000" w:rsidP="00000000" w:rsidRDefault="00000000" w:rsidRPr="00000000" w14:paraId="0000002F">
      <w:pPr>
        <w:numPr>
          <w:ilvl w:val="0"/>
          <w:numId w:val="6"/>
        </w:numPr>
        <w:spacing w:after="240" w:before="240" w:lineRule="auto"/>
        <w:ind w:left="720" w:hanging="360"/>
      </w:pPr>
      <w:r w:rsidDel="00000000" w:rsidR="00000000" w:rsidRPr="00000000">
        <w:rPr>
          <w:b w:val="1"/>
          <w:bCs w:val="1"/>
          <w:rtl w:val="0"/>
        </w:rPr>
        <w:t xml:space="preserve">Input cost</w:t>
      </w:r>
      <w:r w:rsidDel="00000000" w:rsidR="00000000" w:rsidRPr="00000000">
        <w:rPr>
          <w:rtl w:val="0"/>
        </w:rPr>
        <w:t xml:space="preserve">:</w:t>
        <w:br w:type="textWrapping"/>
        <w:t xml:space="preserve"> Input tokens=30,000</w:t>
      </w:r>
    </w:p>
    <w:p w:rsidR="00000000" w:rsidDel="00000000" w:rsidP="00000000" w:rsidRDefault="00000000" w:rsidRPr="00000000" w14:paraId="0000003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Price is $0.15 per 1,000,000 tokens → cost per token = $0.15 / 1,000,000 = $0.00000015 per token.</w:t>
        <w:br w:type="textWrapping"/>
        <w:t xml:space="preserve"> Input cost=30,000×$0.00000015=$0.0045\image</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Output cost</w:t>
      </w:r>
      <w:r w:rsidDel="00000000" w:rsidR="00000000" w:rsidRPr="00000000">
        <w:rPr>
          <w:rFonts w:ascii="Arial Unicode MS" w:cs="Arial Unicode MS" w:eastAsia="Arial Unicode MS" w:hAnsi="Arial Unicode MS"/>
          <w:rtl w:val="0"/>
        </w:rPr>
        <w:t xml:space="preserve">:</w:t>
        <w:br w:type="textWrapping"/>
        <w:t xml:space="preserve"> Output tokens=2,500  </w:t>
        <w:br w:type="textWrapping"/>
        <w:t xml:space="preserve"> Price is $0.60 per 1,000,000 tokens → cost per token = $0.60 / 1,000,000 = $0.00000060 per token.</w:t>
        <w:br w:type="textWrapping"/>
        <w:t xml:space="preserve"> Output cost=2,500×$0.00000060=$0.0015\image</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b w:val="1"/>
          <w:bCs w:val="1"/>
          <w:rtl w:val="0"/>
        </w:rPr>
        <w:t xml:space="preserve">Total cost for one call</w:t>
      </w:r>
      <w:r w:rsidDel="00000000" w:rsidR="00000000" w:rsidRPr="00000000">
        <w:rPr>
          <w:rtl w:val="0"/>
        </w:rPr>
        <w:t xml:space="preserve">:</w:t>
        <w:br w:type="textWrapping"/>
        <w:t xml:space="preserve"> $0.0045  +  $0.0015  =  $0.0060+ \$0.0015 = $0.0060</w:t>
        <w:br w:type="textWrapping"/>
        <w:t xml:space="preserve"> So </w:t>
      </w:r>
      <w:r w:rsidDel="00000000" w:rsidR="00000000" w:rsidRPr="00000000">
        <w:rPr>
          <w:b w:val="1"/>
          <w:bCs w:val="1"/>
          <w:rtl w:val="0"/>
        </w:rPr>
        <w:t xml:space="preserve">around $0.006 (six tenths of a cent)</w:t>
      </w:r>
      <w:r w:rsidDel="00000000" w:rsidR="00000000" w:rsidRPr="00000000">
        <w:rPr>
          <w:rtl w:val="0"/>
        </w:rPr>
        <w:t xml:space="preserve"> per call with those token counts.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penai.com/index/gpt-4o-mini-advancing-cost-efficient-intellige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