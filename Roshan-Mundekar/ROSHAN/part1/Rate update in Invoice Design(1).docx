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0"/>
          <w:bCs w:val="0"/>
          <w:i w:val="0"/>
          <w:iCs w:val="0"/>
          <w:smallCaps w:val="0"/>
          <w:strike w:val="0"/>
          <w:sz w:val="22"/>
          <w:szCs w:val="22"/>
          <w:u w:val="none"/>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
      <w:bookmarkStart w:colFirst="0" w:colLast="0" w:name="_xvyyz038osr2" w:id="0"/>
      <w:bookmarkEnd w:id="0"/>
      <w:r w:rsidDel="00000000" w:rsidR="00000000" w:rsidRPr="00000000">
        <w:rPr>
          <w:rtl w:val="0"/>
          <w:rPrChange w:author="Ajay Patil" w:id="0" w:date="2025-07-30T06:45:03Z">
            <w:rPr/>
          </w:rPrChange>
        </w:rPr>
        <w:t xml:space="preserve">RPA Use Case : Rate Update in Invoice Design.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sz w:val="22"/>
          <w:szCs w:val="22"/>
          <w:u w:val="none"/>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03">
      <w:pPr>
        <w:jc w:val="both"/>
        <w:rPr>
          <w:ins w:author="Ajay Patil" w:id="1" w:date="2025-07-30T06:43:14Z"/>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Robotic Process Automation (RPA) use case focuses on automating the process of</w:t>
      </w:r>
      <w:r w:rsidDel="00000000" w:rsidR="00000000" w:rsidRPr="00000000">
        <w:rPr>
          <w:rtl w:val="0"/>
          <w:rPrChange w:author="Ajay Patil" w:id="0" w:date="2025-07-30T06:45:03Z">
            <w:rPr/>
          </w:rPrChange>
        </w:rPr>
        <w:t xml:space="preserve"> </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updating rates within invoice designs.</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core objective is to streamline the current manual procedure, reduce errors, and ensure accuracy in billing by automatically adjusting the </w:t>
      </w:r>
      <w:r w:rsidDel="00000000" w:rsidR="00000000" w:rsidRPr="00000000">
        <w:rP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Inv Rt</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(Invoice Rate) and </w:t>
      </w:r>
      <w:r w:rsidDel="00000000" w:rsidR="00000000" w:rsidRPr="00000000">
        <w:rP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Custm Rt</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(Custom Rate) columns based on new rate information.Process Overview</w:t>
      </w:r>
      <w:ins w:author="Ajay Patil" w:id="1" w:date="2025-07-30T06:43:14Z">
        <w:r w:rsidDel="00000000" w:rsidR="00000000" w:rsidRPr="00000000">
          <w:rPr>
            <w:rtl w:val="0"/>
          </w:rPr>
        </w:r>
      </w:ins>
    </w:p>
    <w:p w:rsidR="00000000" w:rsidDel="00000000" w:rsidP="00000000" w:rsidRDefault="00000000" w:rsidRPr="00000000" w14:paraId="00000004">
      <w:pPr>
        <w:rPr>
          <w:color w:val="4c1130"/>
          <w:rPrChange w:author="Ajay Patil" w:id="2" w:date="2025-07-30T06:42:47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2:47Z">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pPr>
        </w:pPrChange>
      </w:pPr>
      <w:r w:rsidDel="00000000" w:rsidR="00000000" w:rsidRPr="00000000">
        <w:rPr>
          <w:rtl w:val="0"/>
        </w:rPr>
      </w:r>
    </w:p>
    <w:p w:rsidR="00000000" w:rsidDel="00000000" w:rsidP="00000000" w:rsidRDefault="00000000" w:rsidRPr="00000000" w14:paraId="00000005">
      <w:pPr>
        <w:jc w:val="both"/>
        <w:rPr>
          <w:ins w:author="Ajay Patil" w:id="3" w:date="2025-07-30T06:43:29Z"/>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automation workflow begins by sourcing an Excel file that contains the necessary data for rate updates.</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file serves as the primary input for the RPA bot, which then processes each record to identify and apply the correct new rates to the relevant invoices.Required Data Columns from the Excel File</w:t>
      </w:r>
      <w:ins w:author="Ajay Patil" w:id="3" w:date="2025-07-30T06:43:29Z">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p>
    <w:p w:rsidR="00000000" w:rsidDel="00000000" w:rsidP="00000000" w:rsidRDefault="00000000" w:rsidRPr="00000000" w14:paraId="00000006">
      <w:pPr>
        <w:jc w:val="both"/>
        <w:rPr>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3:10Z">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pPr>
        </w:pPrChange>
      </w:pPr>
      <w:r w:rsidDel="00000000" w:rsidR="00000000" w:rsidRPr="00000000">
        <w:rPr>
          <w:rtl w:val="0"/>
        </w:rPr>
      </w:r>
    </w:p>
    <w:p w:rsidR="00000000" w:rsidDel="00000000" w:rsidP="00000000" w:rsidRDefault="00000000" w:rsidRPr="00000000" w14:paraId="00000007">
      <w:pPr>
        <w:jc w:val="both"/>
        <w:rP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3:24Z">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both"/>
          </w:pPr>
        </w:pPrChange>
      </w:pP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To successfully complete the rate update process, the Excel file must contain specific</w:t>
      </w:r>
      <w:r w:rsidDel="00000000" w:rsidR="00000000" w:rsidRPr="00000000">
        <w:rPr>
          <w:rtl w:val="0"/>
          <w:rPrChange w:author="Ajay Patil" w:id="0" w:date="2025-07-30T06:45:03Z">
            <w:rPr/>
          </w:rPrChange>
        </w:rPr>
        <w:t xml:space="preserve"> </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columns, each providing critical information for accurate processing.</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These columns are: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OrdNo (Order Number):</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Uniquely identifies each order.</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ns w:author="Ajay Patil" w:id="6" w:date="2025-07-30T06:42:22Z"/>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Alphanumeric string, e.g.,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SO/25/MLT/3/1</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number is crucial for linking the rate update to the correct invoice and order record.</w:t>
      </w:r>
      <w:ins w:author="Ajay Patil" w:id="6" w:date="2025-07-30T06:42:22Z">
        <w:r w:rsidDel="00000000" w:rsidR="00000000" w:rsidRPr="00000000">
          <w:rPr>
            <w:rtl w:val="0"/>
          </w:rPr>
        </w:r>
      </w:ins>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Change w:author="Ajay Patil" w:id="7" w:date="2025-07-30T06:42:22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2:22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SNo (Serial Number):</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Represents the serial number within an order, often corresponding to an individual line item.</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Integer, e.g.,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1, 2, 3</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In many cases, it is derived from the last digit of the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OrdNo</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or is a sequential identifier for items within a single order.</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RmCd (Item Code/Material Code):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Identifies the specific material or item for which the rate needs to be updated.</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Alphanumeric string, e.g.,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FLBABD2M10YG</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code is vital for ensuring the correct product's rate is modified.</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Z Export Code: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A specific export classification code relevant for certain transactions or reporting.</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Alphanumeric string, e.g.,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Z10BA</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While not directly used for rate calculation, it may be necessary for compliance or internal reconciliation.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ActQty (Actual Quantity):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Represents the actual order quantity as recorded in the EMR (Electronic Medical Record or equivalent enterprise record system).</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Integer.</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Special Condition: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If the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ActQty</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is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0</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system is designed to automatically change this value to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1</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ensures that even if an item initially had a zero quantity, it still gets processed for a rate update, preventing potential errors or omissions in billing, especially in scenarios where a nominal quantity is required for invoicing.</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New Rate: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Purpose: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new rate that needs to be applied to the invoice.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is the core data point driving the automation.</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Format: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Decimal number (currency).</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Change w:author="Ajay Patil" w:id="0" w:date="2025-07-30T06:45:03Z">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240" w:line="276" w:lineRule="auto"/>
            <w:ind w:left="1440" w:right="0" w:hanging="360"/>
            <w:jc w:val="left"/>
          </w:pPr>
        </w:pPrChange>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Change w:author="Ajay Patil" w:id="0" w:date="2025-07-30T06:45:03Z">
            <w:rPr>
              <w:rFonts w:ascii="Arial" w:cs="Arial" w:eastAsia="Arial" w:hAnsi="Arial"/>
              <w:b w:val="1"/>
              <w:bCs w:val="1"/>
              <w:i w:val="0"/>
              <w:iCs w:val="0"/>
              <w:smallCaps w:val="0"/>
              <w:strike w:val="0"/>
              <w:color w:val="000000"/>
              <w:sz w:val="22"/>
              <w:szCs w:val="22"/>
              <w:u w:val="none"/>
              <w:shd w:fill="auto" w:val="clear"/>
              <w:vertAlign w:val="baseline"/>
            </w:rPr>
          </w:rPrChange>
        </w:rPr>
        <w:t xml:space="preserve">Application: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This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New Rate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will be used to update both the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Inv Rt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(Invoice Rate) and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Change w:author="Ajay Patil" w:id="0" w:date="2025-07-30T06:45:03Z">
            <w:rPr>
              <w:rFonts w:ascii="Roboto Mono" w:cs="Roboto Mono" w:eastAsia="Roboto Mono" w:hAnsi="Roboto Mono"/>
              <w:b w:val="0"/>
              <w:bCs w:val="0"/>
              <w:i w:val="0"/>
              <w:iCs w:val="0"/>
              <w:smallCaps w:val="0"/>
              <w:strike w:val="0"/>
              <w:color w:val="188038"/>
              <w:sz w:val="22"/>
              <w:szCs w:val="22"/>
              <w:u w:val="none"/>
              <w:shd w:fill="auto" w:val="clear"/>
              <w:vertAlign w:val="baseline"/>
            </w:rPr>
          </w:rPrChange>
        </w:rPr>
        <w:t xml:space="preserve">Custm Rt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t xml:space="preserve"> (Custom Rate) columns within the invoice design system.</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sz w:val="22"/>
          <w:szCs w:val="22"/>
          <w:u w:val="none"/>
          <w:shd w:fill="auto" w:val="clear"/>
          <w:vertAlign w:val="baseline"/>
          <w:rPrChange w:author="Ajay Patil" w:id="0" w:date="2025-07-30T06:45:03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